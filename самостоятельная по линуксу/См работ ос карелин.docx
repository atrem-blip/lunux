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C35F3" w14:textId="44FB5FA2" w:rsidR="003612FD" w:rsidRPr="003612FD" w:rsidRDefault="00E02DA0" w:rsidP="003612FD">
      <w:pPr>
        <w:rPr>
          <w:ins w:id="0" w:author="Артём Карелин" w:date="2026-10-19T16:02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" w:author="Артём Карелин" w:date="2026-10-19T16:03:00Z">
            <w:rPr>
              <w:ins w:id="2" w:author="Артём Карелин" w:date="2026-10-19T16:02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Самостоятельная работа по операционным системам и средам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Часть A. Теоретические вопросы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Что такое ядро (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операционной системы? Какую роль оно выполняет в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ins w:id="3" w:author="Артём Карелин" w:date="2026-10-19T16:03:00Z">
        <w:r w:rsidR="00BA742E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BA742E" w:rsidRPr="00BA742E">
          <w:rPr>
            <w:rStyle w:val="a4"/>
            <w:color w:val="70AD47" w:themeColor="accent6"/>
            <w:rPrChange w:id="4" w:author="Артём Карелин" w:date="2026-10-19T16:03:00Z">
              <w:rPr>
                <w:rStyle w:val="a4"/>
              </w:rPr>
            </w:rPrChange>
          </w:rPr>
          <w:t>Ядро (</w:t>
        </w:r>
        <w:proofErr w:type="spellStart"/>
        <w:r w:rsidR="00BA742E" w:rsidRPr="00BA742E">
          <w:rPr>
            <w:rStyle w:val="a4"/>
            <w:color w:val="70AD47" w:themeColor="accent6"/>
            <w:rPrChange w:id="5" w:author="Артём Карелин" w:date="2026-10-19T16:03:00Z">
              <w:rPr>
                <w:rStyle w:val="a4"/>
              </w:rPr>
            </w:rPrChange>
          </w:rPr>
          <w:t>kernel</w:t>
        </w:r>
        <w:proofErr w:type="spellEnd"/>
        <w:r w:rsidR="00BA742E" w:rsidRPr="00BA742E">
          <w:rPr>
            <w:rStyle w:val="a4"/>
            <w:color w:val="70AD47" w:themeColor="accent6"/>
            <w:rPrChange w:id="6" w:author="Артём Карелин" w:date="2026-10-19T16:03:00Z">
              <w:rPr>
                <w:rStyle w:val="a4"/>
              </w:rPr>
            </w:rPrChange>
          </w:rPr>
          <w:t>)</w:t>
        </w:r>
        <w:r w:rsidR="00BA742E" w:rsidRPr="00BA742E">
          <w:rPr>
            <w:b/>
            <w:bCs/>
            <w:color w:val="70AD47" w:themeColor="accent6"/>
            <w:rPrChange w:id="7" w:author="Артём Карелин" w:date="2026-10-19T16:03:00Z">
              <w:rPr/>
            </w:rPrChange>
          </w:rPr>
          <w:t> — это центральная, самая низкоуровневая часть операционной системы.</w:t>
        </w:r>
      </w:ins>
      <w:ins w:id="8" w:author="Артём Карелин" w:date="2026-10-19T16:04:00Z">
        <w:r w:rsidR="00600ABD">
          <w:rPr>
            <w:b/>
            <w:bCs/>
            <w:color w:val="70AD47" w:themeColor="accent6"/>
          </w:rPr>
          <w:br/>
        </w:r>
        <w:r w:rsidR="00600ABD" w:rsidRPr="00600ABD">
          <w:rPr>
            <w:b/>
            <w:bCs/>
            <w:color w:val="70AD47" w:themeColor="accent6"/>
            <w:rPrChange w:id="9" w:author="Артём Карелин" w:date="2026-10-19T16:05:00Z">
              <w:rPr/>
            </w:rPrChange>
          </w:rPr>
          <w:t xml:space="preserve">Ключевые роли ядра в </w:t>
        </w:r>
        <w:proofErr w:type="spellStart"/>
        <w:r w:rsidR="00600ABD" w:rsidRPr="00600ABD">
          <w:rPr>
            <w:b/>
            <w:bCs/>
            <w:color w:val="70AD47" w:themeColor="accent6"/>
            <w:rPrChange w:id="10" w:author="Артём Карелин" w:date="2026-10-19T16:05:00Z">
              <w:rPr/>
            </w:rPrChange>
          </w:rPr>
          <w:t>Linux</w:t>
        </w:r>
        <w:proofErr w:type="spellEnd"/>
        <w:r w:rsidR="00600ABD" w:rsidRPr="00600ABD">
          <w:rPr>
            <w:b/>
            <w:bCs/>
            <w:color w:val="70AD47" w:themeColor="accent6"/>
            <w:rPrChange w:id="11" w:author="Артём Карелин" w:date="2026-10-19T16:05:00Z">
              <w:rPr/>
            </w:rPrChange>
          </w:rPr>
          <w:br/>
        </w:r>
      </w:ins>
      <w:ins w:id="12" w:author="Артём Карелин" w:date="2026-10-19T16:05:00Z">
        <w:r w:rsidR="00600ABD" w:rsidRPr="00600ABD">
          <w:rPr>
            <w:b/>
            <w:bCs/>
            <w:color w:val="70AD47" w:themeColor="accent6"/>
            <w:rPrChange w:id="13" w:author="Артём Карелин" w:date="2026-10-19T16:05:00Z">
              <w:rPr/>
            </w:rPrChange>
          </w:rPr>
          <w:t xml:space="preserve">Пример: когда </w:t>
        </w:r>
        <w:proofErr w:type="spellStart"/>
        <w:r w:rsidR="00600ABD" w:rsidRPr="00600ABD">
          <w:rPr>
            <w:b/>
            <w:bCs/>
            <w:color w:val="70AD47" w:themeColor="accent6"/>
            <w:rPrChange w:id="14" w:author="Артём Карелин" w:date="2026-10-19T16:05:00Z">
              <w:rPr/>
            </w:rPrChange>
          </w:rPr>
          <w:t>Bash</w:t>
        </w:r>
        <w:proofErr w:type="spellEnd"/>
        <w:r w:rsidR="00600ABD" w:rsidRPr="00600ABD">
          <w:rPr>
            <w:b/>
            <w:bCs/>
            <w:color w:val="70AD47" w:themeColor="accent6"/>
            <w:rPrChange w:id="15" w:author="Артём Карелин" w:date="2026-10-19T16:05:00Z">
              <w:rPr/>
            </w:rPrChange>
          </w:rPr>
          <w:t xml:space="preserve">-скрипт делает </w:t>
        </w:r>
        <w:proofErr w:type="spellStart"/>
        <w:r w:rsidR="00600ABD" w:rsidRPr="00600ABD">
          <w:rPr>
            <w:rStyle w:val="HTML1"/>
            <w:rFonts w:eastAsiaTheme="minorHAnsi"/>
            <w:b/>
            <w:bCs/>
            <w:color w:val="70AD47" w:themeColor="accent6"/>
            <w:rPrChange w:id="16" w:author="Артём Карелин" w:date="2026-10-19T16:05:00Z">
              <w:rPr>
                <w:rStyle w:val="HTML1"/>
                <w:rFonts w:eastAsiaTheme="minorHAnsi"/>
              </w:rPr>
            </w:rPrChange>
          </w:rPr>
          <w:t>cat</w:t>
        </w:r>
        <w:proofErr w:type="spellEnd"/>
        <w:r w:rsidR="00600ABD" w:rsidRPr="00600ABD">
          <w:rPr>
            <w:rStyle w:val="HTML1"/>
            <w:rFonts w:eastAsiaTheme="minorHAnsi"/>
            <w:b/>
            <w:bCs/>
            <w:color w:val="70AD47" w:themeColor="accent6"/>
            <w:rPrChange w:id="17" w:author="Артём Карелин" w:date="2026-10-19T16:05:00Z">
              <w:rPr>
                <w:rStyle w:val="HTML1"/>
                <w:rFonts w:eastAsiaTheme="minorHAnsi"/>
              </w:rPr>
            </w:rPrChange>
          </w:rPr>
          <w:t xml:space="preserve"> file.txt</w:t>
        </w:r>
        <w:r w:rsidR="00600ABD" w:rsidRPr="00600ABD">
          <w:rPr>
            <w:b/>
            <w:bCs/>
            <w:color w:val="70AD47" w:themeColor="accent6"/>
            <w:rPrChange w:id="18" w:author="Артём Карелин" w:date="2026-10-19T16:05:00Z">
              <w:rPr/>
            </w:rPrChange>
          </w:rPr>
          <w:t xml:space="preserve">, он вызывает </w:t>
        </w:r>
        <w:proofErr w:type="spellStart"/>
        <w:r w:rsidR="00600ABD" w:rsidRPr="00600ABD">
          <w:rPr>
            <w:rStyle w:val="HTML1"/>
            <w:rFonts w:eastAsiaTheme="minorHAnsi"/>
            <w:b/>
            <w:bCs/>
            <w:color w:val="70AD47" w:themeColor="accent6"/>
            <w:rPrChange w:id="19" w:author="Артём Карелин" w:date="2026-10-19T16:05:00Z">
              <w:rPr>
                <w:rStyle w:val="HTML1"/>
                <w:rFonts w:eastAsiaTheme="minorHAnsi"/>
              </w:rPr>
            </w:rPrChange>
          </w:rPr>
          <w:t>open</w:t>
        </w:r>
        <w:proofErr w:type="spellEnd"/>
        <w:r w:rsidR="00600ABD" w:rsidRPr="00600ABD">
          <w:rPr>
            <w:b/>
            <w:bCs/>
            <w:color w:val="70AD47" w:themeColor="accent6"/>
            <w:rPrChange w:id="20" w:author="Артём Карелин" w:date="2026-10-19T16:05:00Z">
              <w:rPr/>
            </w:rPrChange>
          </w:rPr>
          <w:t xml:space="preserve"> и </w:t>
        </w:r>
        <w:proofErr w:type="spellStart"/>
        <w:r w:rsidR="00600ABD" w:rsidRPr="00600ABD">
          <w:rPr>
            <w:rStyle w:val="HTML1"/>
            <w:rFonts w:eastAsiaTheme="minorHAnsi"/>
            <w:b/>
            <w:bCs/>
            <w:color w:val="70AD47" w:themeColor="accent6"/>
            <w:rPrChange w:id="21" w:author="Артём Карелин" w:date="2026-10-19T16:05:00Z">
              <w:rPr>
                <w:rStyle w:val="HTML1"/>
                <w:rFonts w:eastAsiaTheme="minorHAnsi"/>
              </w:rPr>
            </w:rPrChange>
          </w:rPr>
          <w:t>read</w:t>
        </w:r>
        <w:proofErr w:type="spellEnd"/>
        <w:r w:rsidR="00600ABD" w:rsidRPr="00600ABD">
          <w:rPr>
            <w:b/>
            <w:bCs/>
            <w:color w:val="70AD47" w:themeColor="accent6"/>
            <w:rPrChange w:id="22" w:author="Артём Карелин" w:date="2026-10-19T16:05:00Z">
              <w:rPr/>
            </w:rPrChange>
          </w:rPr>
          <w:t> — ядро уже решает, как реально прочитать данные с диска, учитывая тип файловой системы и драйверы</w:t>
        </w:r>
        <w:r w:rsidR="00600ABD" w:rsidRPr="00600ABD">
          <w:rPr>
            <w:b/>
            <w:bCs/>
            <w:color w:val="70AD47" w:themeColor="accent6"/>
            <w:lang w:val="en-US"/>
            <w:rPrChange w:id="23" w:author="Артём Карелин" w:date="2026-10-19T16:05:00Z">
              <w:rPr>
                <w:lang w:val="en-US"/>
              </w:rPr>
            </w:rPrChange>
          </w:rPr>
          <w:t>.</w:t>
        </w:r>
      </w:ins>
      <w:r w:rsidRPr="00600ABD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24" w:author="Артём Карелин" w:date="2026-10-19T16:05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Назовите три основные директории в файловой системе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объясните их назначение.</w:t>
      </w:r>
      <w:ins w:id="25" w:author="Артём Карелин" w:date="2026-10-19T15:15:00Z">
        <w:r w:rsidR="003E1E5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6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/bin-</w:t>
        </w:r>
      </w:ins>
      <w:ins w:id="27" w:author="Артём Карелин" w:date="2026-10-19T15:29:00Z"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8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отве</w:t>
        </w:r>
      </w:ins>
      <w:ins w:id="29" w:author="Артём Карелин" w:date="2026-10-19T15:30:00Z"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30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ч</w:t>
        </w:r>
      </w:ins>
      <w:ins w:id="31" w:author="Артём Карелин" w:date="2026-10-19T15:29:00Z"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32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ает</w:t>
        </w:r>
      </w:ins>
      <w:ins w:id="33" w:author="Артём Карелин" w:date="2026-10-19T15:30:00Z"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34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за главные программы</w:t>
        </w:r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35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,</w:t>
        </w:r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36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на которых система не может работать</w:t>
        </w:r>
      </w:ins>
      <w:ins w:id="37" w:author="Артём Карелин" w:date="2026-10-19T15:15:00Z"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38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  <w:t>/</w:t>
        </w:r>
        <w:proofErr w:type="spellStart"/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39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etc</w:t>
        </w:r>
        <w:proofErr w:type="spellEnd"/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40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</w:ins>
      <w:ins w:id="41" w:author="Артём Карелин" w:date="2026-10-19T15:29:00Z"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42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папка где хранятся все настройки</w:t>
        </w:r>
      </w:ins>
      <w:ins w:id="43" w:author="Артём Карелин" w:date="2026-10-19T15:15:00Z"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44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  <w:t>/home-</w:t>
        </w:r>
      </w:ins>
      <w:ins w:id="45" w:author="Артём Карелин" w:date="2026-10-19T15:18:00Z"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46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</w:ins>
      <w:ins w:id="47" w:author="Артём Карелин" w:date="2026-10-19T15:28:00Z">
        <w:r w:rsidR="00365DBF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48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личные</w:t>
        </w:r>
      </w:ins>
      <w:ins w:id="49" w:author="Артём Карелин" w:date="2026-10-19T15:17:00Z"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50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папка польз</w:t>
        </w:r>
      </w:ins>
      <w:ins w:id="51" w:author="Артём Карелин" w:date="2026-10-19T15:18:00Z">
        <w:r w:rsidR="003E1E5A" w:rsidRP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52" w:author="Артём Карелин" w:date="2026-10-19T15:31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ователя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Чем отличается абсолютный путь от относительного? Приведите примеры.</w:t>
      </w:r>
      <w:ins w:id="53" w:author="Артём Карелин" w:date="2026-10-19T15:55:00Z">
        <w:r w:rsidR="00181F1F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181F1F" w:rsidRPr="00181F1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54" w:author="Артём Карелин" w:date="2026-10-19T15:55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абсолютный путь </w:t>
        </w:r>
        <w:r w:rsidR="00181F1F" w:rsidRPr="00181F1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55" w:author="Артём Карелин" w:date="2026-10-19T15:55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-</w:t>
        </w:r>
        <w:r w:rsidR="00181F1F" w:rsidRPr="00181F1F">
          <w:rPr>
            <w:b/>
            <w:bCs/>
            <w:color w:val="70AD47" w:themeColor="accent6"/>
            <w:rPrChange w:id="56" w:author="Артём Карелин" w:date="2026-10-19T15:55:00Z">
              <w:rPr/>
            </w:rPrChange>
          </w:rPr>
          <w:t>/home/alice/projects/script.sh</w:t>
        </w:r>
      </w:ins>
      <w:ins w:id="57" w:author="Артём Карелин" w:date="2026-10-19T15:56:00Z">
        <w:r w:rsidR="00181F1F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58" w:author="Артём Карелин" w:date="2026-10-19T15:57:00Z">
        <w:r w:rsidR="00181F1F" w:rsidRPr="00181F1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59" w:author="Артём Карелин" w:date="2026-10-19T15:57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относительн</w:t>
        </w:r>
        <w:r w:rsidR="00181F1F" w:rsidRPr="00181F1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60" w:author="Артём Карелин" w:date="2026-10-19T15:57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ый путь- </w:t>
        </w:r>
      </w:ins>
      <w:proofErr w:type="spellStart"/>
      <w:ins w:id="61" w:author="Артём Карелин" w:date="2026-10-19T15:56:00Z">
        <w:r w:rsidR="00181F1F" w:rsidRPr="00181F1F">
          <w:rPr>
            <w:b/>
            <w:bCs/>
            <w:color w:val="70AD47" w:themeColor="accent6"/>
            <w:rPrChange w:id="62" w:author="Артём Карелин" w:date="2026-10-19T15:57:00Z">
              <w:rPr/>
            </w:rPrChange>
          </w:rPr>
          <w:t>config</w:t>
        </w:r>
        <w:proofErr w:type="spellEnd"/>
        <w:r w:rsidR="00181F1F" w:rsidRPr="00181F1F">
          <w:rPr>
            <w:b/>
            <w:bCs/>
            <w:color w:val="70AD47" w:themeColor="accent6"/>
            <w:rPrChange w:id="63" w:author="Артём Карелин" w:date="2026-10-19T15:57:00Z">
              <w:rPr/>
            </w:rPrChange>
          </w:rPr>
          <w:t>/</w:t>
        </w:r>
        <w:r w:rsidR="00181F1F" w:rsidRPr="00181F1F">
          <w:rPr>
            <w:b/>
            <w:bCs/>
            <w:color w:val="70AD47" w:themeColor="accent6"/>
            <w:lang w:val="en-US"/>
            <w:rPrChange w:id="64" w:author="Артём Карелин" w:date="2026-10-19T15:57:00Z">
              <w:rPr>
                <w:lang w:val="en-US"/>
              </w:rPr>
            </w:rPrChange>
          </w:rPr>
          <w:t>project</w:t>
        </w:r>
        <w:r w:rsidR="00181F1F" w:rsidRPr="00181F1F">
          <w:rPr>
            <w:b/>
            <w:bCs/>
            <w:color w:val="70AD47" w:themeColor="accent6"/>
            <w:rPrChange w:id="65" w:author="Артём Карелин" w:date="2026-10-19T15:57:00Z">
              <w:rPr/>
            </w:rPrChange>
          </w:rPr>
          <w:t>.c</w:t>
        </w:r>
        <w:r w:rsidR="00181F1F" w:rsidRPr="00181F1F">
          <w:rPr>
            <w:b/>
            <w:bCs/>
            <w:color w:val="70AD47" w:themeColor="accent6"/>
            <w:lang w:val="en-US"/>
            <w:rPrChange w:id="66" w:author="Артём Карелин" w:date="2026-10-19T15:57:00Z">
              <w:rPr>
                <w:lang w:val="en-US"/>
              </w:rPr>
            </w:rPrChange>
          </w:rPr>
          <w:t>h</w:t>
        </w:r>
      </w:ins>
      <w:r w:rsidRPr="00181F1F">
        <w:rPr>
          <w:rFonts w:ascii="Times New Roman" w:eastAsia="Times New Roman" w:hAnsi="Times New Roman" w:cs="Times New Roman"/>
          <w:sz w:val="24"/>
          <w:szCs w:val="24"/>
          <w:lang w:eastAsia="ru-RU"/>
          <w:rPrChange w:id="67" w:author="Артём Карелин" w:date="2026-10-19T15:57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Что такое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? Какая информация в нём хранится?</w:t>
      </w:r>
      <w:ins w:id="68" w:author="Артём Карелин" w:date="2026-10-19T15:59:00Z">
        <w:r w:rsidR="00F1558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proofErr w:type="spellStart"/>
        <w:r w:rsidR="00F15580" w:rsidRPr="00F15580">
          <w:rPr>
            <w:rStyle w:val="a4"/>
            <w:color w:val="70AD47" w:themeColor="accent6"/>
            <w:rPrChange w:id="69" w:author="Артём Карелин" w:date="2026-10-19T16:00:00Z">
              <w:rPr>
                <w:rStyle w:val="a4"/>
              </w:rPr>
            </w:rPrChange>
          </w:rPr>
          <w:t>Inode</w:t>
        </w:r>
        <w:proofErr w:type="spellEnd"/>
        <w:r w:rsidR="00F15580" w:rsidRPr="00F15580">
          <w:rPr>
            <w:b/>
            <w:bCs/>
            <w:color w:val="70AD47" w:themeColor="accent6"/>
            <w:rPrChange w:id="70" w:author="Артём Карелин" w:date="2026-10-19T16:00:00Z">
              <w:rPr/>
            </w:rPrChange>
          </w:rPr>
          <w:t xml:space="preserve"> (от </w:t>
        </w:r>
        <w:proofErr w:type="spellStart"/>
        <w:r w:rsidR="00F15580" w:rsidRPr="00F15580">
          <w:rPr>
            <w:rStyle w:val="a5"/>
            <w:b/>
            <w:bCs/>
            <w:color w:val="70AD47" w:themeColor="accent6"/>
            <w:rPrChange w:id="71" w:author="Артём Карелин" w:date="2026-10-19T16:00:00Z">
              <w:rPr>
                <w:rStyle w:val="a5"/>
              </w:rPr>
            </w:rPrChange>
          </w:rPr>
          <w:t>index</w:t>
        </w:r>
        <w:proofErr w:type="spellEnd"/>
        <w:r w:rsidR="00F15580" w:rsidRPr="00F15580">
          <w:rPr>
            <w:rStyle w:val="a5"/>
            <w:b/>
            <w:bCs/>
            <w:color w:val="70AD47" w:themeColor="accent6"/>
            <w:rPrChange w:id="72" w:author="Артём Карелин" w:date="2026-10-19T16:00:00Z">
              <w:rPr>
                <w:rStyle w:val="a5"/>
              </w:rPr>
            </w:rPrChange>
          </w:rPr>
          <w:t xml:space="preserve"> </w:t>
        </w:r>
        <w:proofErr w:type="spellStart"/>
        <w:r w:rsidR="00F15580" w:rsidRPr="00F15580">
          <w:rPr>
            <w:rStyle w:val="a5"/>
            <w:b/>
            <w:bCs/>
            <w:color w:val="70AD47" w:themeColor="accent6"/>
            <w:rPrChange w:id="73" w:author="Артём Карелин" w:date="2026-10-19T16:00:00Z">
              <w:rPr>
                <w:rStyle w:val="a5"/>
              </w:rPr>
            </w:rPrChange>
          </w:rPr>
          <w:t>node</w:t>
        </w:r>
        <w:proofErr w:type="spellEnd"/>
        <w:r w:rsidR="00F15580" w:rsidRPr="00F15580">
          <w:rPr>
            <w:b/>
            <w:bCs/>
            <w:color w:val="70AD47" w:themeColor="accent6"/>
            <w:rPrChange w:id="74" w:author="Артём Карелин" w:date="2026-10-19T16:00:00Z">
              <w:rPr/>
            </w:rPrChange>
          </w:rPr>
          <w:t xml:space="preserve">) — это структура данных в файловой системе </w:t>
        </w:r>
        <w:proofErr w:type="spellStart"/>
        <w:r w:rsidR="00F15580" w:rsidRPr="00F15580">
          <w:rPr>
            <w:b/>
            <w:bCs/>
            <w:color w:val="70AD47" w:themeColor="accent6"/>
            <w:rPrChange w:id="75" w:author="Артём Карелин" w:date="2026-10-19T16:00:00Z">
              <w:rPr/>
            </w:rPrChange>
          </w:rPr>
          <w:t>Linux</w:t>
        </w:r>
        <w:proofErr w:type="spellEnd"/>
        <w:r w:rsidR="00F15580" w:rsidRPr="00F15580">
          <w:rPr>
            <w:b/>
            <w:bCs/>
            <w:color w:val="70AD47" w:themeColor="accent6"/>
            <w:rPrChange w:id="76" w:author="Артём Карелин" w:date="2026-10-19T16:00:00Z">
              <w:rPr/>
            </w:rPrChange>
          </w:rPr>
          <w:t xml:space="preserve">, которая хранит </w:t>
        </w:r>
      </w:ins>
      <w:proofErr w:type="gramStart"/>
      <w:ins w:id="77" w:author="Артём Карелин" w:date="2026-10-19T16:00:00Z">
        <w:r w:rsidR="00F15580" w:rsidRPr="00F15580">
          <w:rPr>
            <w:b/>
            <w:bCs/>
            <w:color w:val="70AD47" w:themeColor="accent6"/>
            <w:rPrChange w:id="78" w:author="Артём Карелин" w:date="2026-10-19T16:00:00Z">
              <w:rPr/>
            </w:rPrChange>
          </w:rPr>
          <w:t xml:space="preserve">структуру </w:t>
        </w:r>
      </w:ins>
      <w:ins w:id="79" w:author="Артём Карелин" w:date="2026-10-19T15:59:00Z">
        <w:r w:rsidR="00F15580" w:rsidRPr="00F15580">
          <w:rPr>
            <w:b/>
            <w:bCs/>
            <w:color w:val="70AD47" w:themeColor="accent6"/>
            <w:rPrChange w:id="80" w:author="Артём Карелин" w:date="2026-10-19T16:00:00Z">
              <w:rPr/>
            </w:rPrChange>
          </w:rPr>
          <w:t xml:space="preserve"> файла</w:t>
        </w:r>
        <w:proofErr w:type="gramEnd"/>
        <w:r w:rsidR="00F15580" w:rsidRPr="00F15580">
          <w:rPr>
            <w:b/>
            <w:bCs/>
            <w:color w:val="70AD47" w:themeColor="accent6"/>
            <w:rPrChange w:id="81" w:author="Артём Карелин" w:date="2026-10-19T16:00:00Z">
              <w:rPr/>
            </w:rPrChange>
          </w:rPr>
          <w:t>.</w:t>
        </w:r>
      </w:ins>
      <w:ins w:id="82" w:author="Артём Карелин" w:date="2026-10-19T16:00:00Z">
        <w:r w:rsidR="00F15580" w:rsidRPr="00F15580">
          <w:rPr>
            <w:b/>
            <w:bCs/>
            <w:color w:val="70AD47" w:themeColor="accent6"/>
            <w:rPrChange w:id="83" w:author="Артём Карелин" w:date="2026-10-19T16:00:00Z">
              <w:rPr/>
            </w:rPrChange>
          </w:rPr>
          <w:br/>
        </w:r>
        <w:r w:rsidR="00F15580" w:rsidRPr="00F15580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84" w:author="Артём Карелин" w:date="2026-10-19T16:00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85" w:author="Артём Карелин" w:date="2026-10-19T16:00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 </w:t>
        </w:r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86" w:author="Артём Карелин" w:date="2026-10-19T16:00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Права доступа</w:t>
        </w:r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87" w:author="Артём Карелин" w:date="2026-10-19T16:00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(те самые </w:t>
        </w:r>
        <w:proofErr w:type="spellStart"/>
        <w:r w:rsidR="00F15580" w:rsidRPr="00F15580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88" w:author="Артём Карелин" w:date="2026-10-19T16:0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rwx</w:t>
        </w:r>
        <w:proofErr w:type="spellEnd"/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89" w:author="Артём Карелин" w:date="2026-10-19T16:00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для владельца, группы, остальных).   </w:t>
        </w:r>
        <w:r w:rsid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</w:rPr>
          <w:t xml:space="preserve"> </w:t>
        </w:r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90" w:author="Артём Карелин" w:date="2026-10-19T16:00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Идентификаторы владельца и группы</w:t>
        </w:r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91" w:author="Артём Карелин" w:date="2026-10-19T16:00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(</w:t>
        </w:r>
        <w:proofErr w:type="spellStart"/>
        <w:r w:rsidR="00F15580" w:rsidRPr="00F15580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92" w:author="Артём Карелин" w:date="2026-10-19T16:0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uid</w:t>
        </w:r>
        <w:proofErr w:type="spellEnd"/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93" w:author="Артём Карелин" w:date="2026-10-19T16:00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, </w:t>
        </w:r>
        <w:proofErr w:type="spellStart"/>
        <w:r w:rsidR="00F15580" w:rsidRPr="00F15580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94" w:author="Артём Карелин" w:date="2026-10-19T16:0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gid</w:t>
        </w:r>
        <w:proofErr w:type="spellEnd"/>
        <w:r w:rsidR="00F15580" w:rsidRPr="00F1558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95" w:author="Артём Карелин" w:date="2026-10-19T16:00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).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 Как в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обозначается владелец файла, группа и права остальных пользователей?</w:t>
      </w:r>
      <w:ins w:id="96" w:author="Артём Карелин" w:date="2026-10-19T16:01:00Z">
        <w:r w:rsidR="003612F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3612FD" w:rsidRPr="003612FD">
          <w:rPr>
            <w:b/>
            <w:bCs/>
            <w:color w:val="70AD47" w:themeColor="accent6"/>
            <w:rPrChange w:id="97" w:author="Артём Карелин" w:date="2026-10-19T16:03:00Z">
              <w:rPr/>
            </w:rPrChange>
          </w:rPr>
          <w:t>-</w:t>
        </w:r>
        <w:proofErr w:type="spellStart"/>
        <w:r w:rsidR="003612FD" w:rsidRPr="003612FD">
          <w:rPr>
            <w:b/>
            <w:bCs/>
            <w:color w:val="70AD47" w:themeColor="accent6"/>
            <w:rPrChange w:id="98" w:author="Артём Карелин" w:date="2026-10-19T16:03:00Z">
              <w:rPr/>
            </w:rPrChange>
          </w:rPr>
          <w:t>rw</w:t>
        </w:r>
        <w:proofErr w:type="spellEnd"/>
        <w:r w:rsidR="003612FD" w:rsidRPr="003612FD">
          <w:rPr>
            <w:b/>
            <w:bCs/>
            <w:color w:val="70AD47" w:themeColor="accent6"/>
            <w:rPrChange w:id="99" w:author="Артём Карелин" w:date="2026-10-19T16:03:00Z">
              <w:rPr/>
            </w:rPrChange>
          </w:rPr>
          <w:t xml:space="preserve">-r--r-- 1 </w:t>
        </w:r>
        <w:proofErr w:type="spellStart"/>
        <w:r w:rsidR="003612FD" w:rsidRPr="003612FD">
          <w:rPr>
            <w:b/>
            <w:bCs/>
            <w:color w:val="70AD47" w:themeColor="accent6"/>
            <w:rPrChange w:id="100" w:author="Артём Карелин" w:date="2026-10-19T16:03:00Z">
              <w:rPr/>
            </w:rPrChange>
          </w:rPr>
          <w:t>alice</w:t>
        </w:r>
        <w:proofErr w:type="spellEnd"/>
        <w:r w:rsidR="003612FD" w:rsidRPr="003612FD">
          <w:rPr>
            <w:b/>
            <w:bCs/>
            <w:color w:val="70AD47" w:themeColor="accent6"/>
            <w:rPrChange w:id="101" w:author="Артём Карелин" w:date="2026-10-19T16:03:00Z">
              <w:rPr/>
            </w:rPrChange>
          </w:rPr>
          <w:t xml:space="preserve"> </w:t>
        </w:r>
        <w:proofErr w:type="spellStart"/>
        <w:r w:rsidR="003612FD" w:rsidRPr="003612FD">
          <w:rPr>
            <w:b/>
            <w:bCs/>
            <w:color w:val="70AD47" w:themeColor="accent6"/>
            <w:rPrChange w:id="102" w:author="Артём Карелин" w:date="2026-10-19T16:03:00Z">
              <w:rPr/>
            </w:rPrChange>
          </w:rPr>
          <w:t>developers</w:t>
        </w:r>
        <w:proofErr w:type="spellEnd"/>
        <w:r w:rsidR="003612FD" w:rsidRPr="003612FD">
          <w:rPr>
            <w:b/>
            <w:bCs/>
            <w:color w:val="70AD47" w:themeColor="accent6"/>
            <w:rPrChange w:id="103" w:author="Артём Карелин" w:date="2026-10-19T16:03:00Z">
              <w:rPr/>
            </w:rPrChange>
          </w:rPr>
          <w:t xml:space="preserve"> 1234 </w:t>
        </w:r>
        <w:proofErr w:type="spellStart"/>
        <w:r w:rsidR="003612FD" w:rsidRPr="003612FD">
          <w:rPr>
            <w:b/>
            <w:bCs/>
            <w:color w:val="70AD47" w:themeColor="accent6"/>
            <w:rPrChange w:id="104" w:author="Артём Карелин" w:date="2026-10-19T16:03:00Z">
              <w:rPr/>
            </w:rPrChange>
          </w:rPr>
          <w:t>Jan</w:t>
        </w:r>
        <w:proofErr w:type="spellEnd"/>
        <w:r w:rsidR="003612FD" w:rsidRPr="003612FD">
          <w:rPr>
            <w:b/>
            <w:bCs/>
            <w:color w:val="70AD47" w:themeColor="accent6"/>
            <w:rPrChange w:id="105" w:author="Артём Карелин" w:date="2026-10-19T16:03:00Z">
              <w:rPr/>
            </w:rPrChange>
          </w:rPr>
          <w:t xml:space="preserve"> 1 10:00 file.txt</w:t>
        </w:r>
      </w:ins>
      <w:ins w:id="106" w:author="Артём Карелин" w:date="2026-10-19T16:02:00Z">
        <w:r w:rsidR="003612FD"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07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br/>
        </w:r>
        <w:proofErr w:type="gramStart"/>
        <w:r w:rsidR="003612FD" w:rsidRPr="003612FD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108" w:author="Артём Карелин" w:date="2026-10-19T16:03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="003612FD"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09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 </w:t>
        </w:r>
        <w:r w:rsidR="003612FD"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10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</w:t>
        </w:r>
        <w:proofErr w:type="gramEnd"/>
        <w:r w:rsidR="003612FD"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11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тип файл. </w:t>
        </w:r>
      </w:ins>
    </w:p>
    <w:p w14:paraId="7F7E8FC1" w14:textId="71A1C369" w:rsidR="003612FD" w:rsidRPr="003612FD" w:rsidRDefault="003612FD" w:rsidP="003612FD">
      <w:pPr>
        <w:spacing w:after="0" w:line="240" w:lineRule="auto"/>
        <w:rPr>
          <w:ins w:id="112" w:author="Артём Карелин" w:date="2026-10-19T16:02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13" w:author="Артём Карелин" w:date="2026-10-19T16:03:00Z">
            <w:rPr>
              <w:ins w:id="114" w:author="Артём Карелин" w:date="2026-10-19T16:02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proofErr w:type="gramStart"/>
      <w:ins w:id="115" w:author="Артём Карелин" w:date="2026-10-19T16:02:00Z">
        <w:r w:rsidRPr="003612FD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116" w:author="Артём Карелин" w:date="2026-10-19T16:03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17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 </w:t>
        </w:r>
        <w:proofErr w:type="spellStart"/>
        <w:r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18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rw</w:t>
        </w:r>
        <w:proofErr w:type="spellEnd"/>
        <w:proofErr w:type="gramEnd"/>
        <w:r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19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20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права 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21" w:author="Артём Карелин" w:date="2026-10-19T16:03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владельца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22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. </w:t>
        </w:r>
      </w:ins>
    </w:p>
    <w:p w14:paraId="355DCF35" w14:textId="7A3AE1F4" w:rsidR="003612FD" w:rsidRPr="003612FD" w:rsidRDefault="003612FD" w:rsidP="003612FD">
      <w:pPr>
        <w:spacing w:after="0" w:line="240" w:lineRule="auto"/>
        <w:rPr>
          <w:ins w:id="123" w:author="Артём Карелин" w:date="2026-10-19T16:02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24" w:author="Артём Карелин" w:date="2026-10-19T16:03:00Z">
            <w:rPr>
              <w:ins w:id="125" w:author="Артём Карелин" w:date="2026-10-19T16:02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proofErr w:type="gramStart"/>
      <w:ins w:id="126" w:author="Артём Карелин" w:date="2026-10-19T16:02:00Z">
        <w:r w:rsidRPr="003612FD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127" w:author="Артём Карелин" w:date="2026-10-19T16:03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28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 </w:t>
        </w:r>
        <w:r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29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</w:t>
        </w:r>
        <w:proofErr w:type="gramEnd"/>
        <w:r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30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--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31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права 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32" w:author="Артём Карелин" w:date="2026-10-19T16:03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группы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33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. </w:t>
        </w:r>
      </w:ins>
    </w:p>
    <w:p w14:paraId="7299BF61" w14:textId="6AE2F3E6" w:rsidR="001271B4" w:rsidRPr="005456D4" w:rsidRDefault="003612FD" w:rsidP="003612FD">
      <w:pPr>
        <w:rPr>
          <w:ins w:id="134" w:author="Артём Карелин" w:date="2026-10-19T15:44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35" w:author="Артём Карелин" w:date="2026-10-19T16:01:00Z">
            <w:rPr>
              <w:ins w:id="136" w:author="Артём Карелин" w:date="2026-10-19T15:44:00Z"/>
              <w:b/>
              <w:bCs/>
              <w:color w:val="70AD47" w:themeColor="accent6"/>
            </w:rPr>
          </w:rPrChange>
        </w:rPr>
        <w:pPrChange w:id="137" w:author="Артём Карелин" w:date="2026-10-19T16:01:00Z">
          <w:pPr>
            <w:spacing w:before="100" w:beforeAutospacing="1" w:after="100" w:afterAutospacing="1" w:line="240" w:lineRule="auto"/>
          </w:pPr>
        </w:pPrChange>
      </w:pPr>
      <w:proofErr w:type="gramStart"/>
      <w:ins w:id="138" w:author="Артём Карелин" w:date="2026-10-19T16:02:00Z">
        <w:r w:rsidRPr="003612FD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139" w:author="Артём Карелин" w:date="2026-10-19T16:03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40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 </w:t>
        </w:r>
        <w:r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41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</w:t>
        </w:r>
        <w:proofErr w:type="gramEnd"/>
        <w:r w:rsidRPr="003612FD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42" w:author="Артём Карелин" w:date="2026-10-19T16:03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--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43" w:author="Артём Карелин" w:date="2026-10-19T16:03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права </w:t>
        </w:r>
        <w:r w:rsidRPr="003612FD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44" w:author="Артём Карелин" w:date="2026-10-19T16:03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остальных пользователей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6. Что означают права 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rwx</w:t>
      </w:r>
      <w:proofErr w:type="spellEnd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файла и для директории? В чём разница?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Что такое суперпользователь (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чем его права отличаются от прав обычного пользователя?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Что такое процесс? Чем процесс отличается от программы?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 Назовите три состояния, в которых может находиться процесс.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Что такое PID и PPID? Для чего они используются?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145" w:author="Артём Карелин" w:date="2026-10-19T15:44:00Z">
        <w:r w:rsidR="001271B4" w:rsidRPr="002773CD">
          <w:rPr>
            <w:rStyle w:val="a4"/>
            <w:color w:val="70AD47" w:themeColor="accent6"/>
            <w:rPrChange w:id="146" w:author="Артём Карелин" w:date="2026-10-19T15:46:00Z">
              <w:rPr>
                <w:rStyle w:val="a4"/>
              </w:rPr>
            </w:rPrChange>
          </w:rPr>
          <w:t>PPID (</w:t>
        </w:r>
        <w:proofErr w:type="spellStart"/>
        <w:r w:rsidR="001271B4" w:rsidRPr="002773CD">
          <w:rPr>
            <w:rStyle w:val="a4"/>
            <w:color w:val="70AD47" w:themeColor="accent6"/>
            <w:rPrChange w:id="147" w:author="Артём Карелин" w:date="2026-10-19T15:46:00Z">
              <w:rPr>
                <w:rStyle w:val="a4"/>
              </w:rPr>
            </w:rPrChange>
          </w:rPr>
          <w:t>Parent</w:t>
        </w:r>
        <w:proofErr w:type="spellEnd"/>
        <w:r w:rsidR="001271B4" w:rsidRPr="002773CD">
          <w:rPr>
            <w:rStyle w:val="a4"/>
            <w:color w:val="70AD47" w:themeColor="accent6"/>
            <w:rPrChange w:id="148" w:author="Артём Карелин" w:date="2026-10-19T15:46:00Z">
              <w:rPr>
                <w:rStyle w:val="a4"/>
              </w:rPr>
            </w:rPrChange>
          </w:rPr>
          <w:t xml:space="preserve"> </w:t>
        </w:r>
        <w:proofErr w:type="spellStart"/>
        <w:r w:rsidR="001271B4" w:rsidRPr="002773CD">
          <w:rPr>
            <w:rStyle w:val="a4"/>
            <w:color w:val="70AD47" w:themeColor="accent6"/>
            <w:rPrChange w:id="149" w:author="Артём Карелин" w:date="2026-10-19T15:46:00Z">
              <w:rPr>
                <w:rStyle w:val="a4"/>
              </w:rPr>
            </w:rPrChange>
          </w:rPr>
          <w:t>Process</w:t>
        </w:r>
        <w:proofErr w:type="spellEnd"/>
        <w:r w:rsidR="001271B4" w:rsidRPr="002773CD">
          <w:rPr>
            <w:rStyle w:val="a4"/>
            <w:color w:val="70AD47" w:themeColor="accent6"/>
            <w:rPrChange w:id="150" w:author="Артём Карелин" w:date="2026-10-19T15:46:00Z">
              <w:rPr>
                <w:rStyle w:val="a4"/>
              </w:rPr>
            </w:rPrChange>
          </w:rPr>
          <w:t xml:space="preserve"> ID)</w:t>
        </w:r>
        <w:r w:rsidR="001271B4" w:rsidRPr="002773CD">
          <w:rPr>
            <w:b/>
            <w:bCs/>
            <w:color w:val="70AD47" w:themeColor="accent6"/>
            <w:rPrChange w:id="151" w:author="Артём Карелин" w:date="2026-10-19T15:46:00Z">
              <w:rPr/>
            </w:rPrChange>
          </w:rPr>
          <w:t> — PID процесса, который создал данный процесс.</w:t>
        </w:r>
      </w:ins>
    </w:p>
    <w:p w14:paraId="29A2B45F" w14:textId="5D7AF956" w:rsidR="00E02DA0" w:rsidRPr="00E02DA0" w:rsidRDefault="001271B4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152" w:author="Артём Карелин" w:date="2026-10-19T15:44:00Z">
        <w:r w:rsidRPr="002773CD">
          <w:rPr>
            <w:rStyle w:val="a4"/>
            <w:color w:val="70AD47" w:themeColor="accent6"/>
            <w:rPrChange w:id="153" w:author="Артём Карелин" w:date="2026-10-19T15:46:00Z">
              <w:rPr>
                <w:rStyle w:val="a4"/>
              </w:rPr>
            </w:rPrChange>
          </w:rPr>
          <w:t>PID (</w:t>
        </w:r>
        <w:proofErr w:type="spellStart"/>
        <w:r w:rsidRPr="002773CD">
          <w:rPr>
            <w:rStyle w:val="a4"/>
            <w:color w:val="70AD47" w:themeColor="accent6"/>
            <w:rPrChange w:id="154" w:author="Артём Карелин" w:date="2026-10-19T15:46:00Z">
              <w:rPr>
                <w:rStyle w:val="a4"/>
              </w:rPr>
            </w:rPrChange>
          </w:rPr>
          <w:t>Process</w:t>
        </w:r>
        <w:proofErr w:type="spellEnd"/>
        <w:r w:rsidRPr="002773CD">
          <w:rPr>
            <w:rStyle w:val="a4"/>
            <w:color w:val="70AD47" w:themeColor="accent6"/>
            <w:rPrChange w:id="155" w:author="Артём Карелин" w:date="2026-10-19T15:46:00Z">
              <w:rPr>
                <w:rStyle w:val="a4"/>
              </w:rPr>
            </w:rPrChange>
          </w:rPr>
          <w:t xml:space="preserve"> ID)</w:t>
        </w:r>
        <w:r w:rsidRPr="002773CD">
          <w:rPr>
            <w:b/>
            <w:bCs/>
            <w:color w:val="70AD47" w:themeColor="accent6"/>
            <w:rPrChange w:id="156" w:author="Артём Карелин" w:date="2026-10-19T15:46:00Z">
              <w:rPr/>
            </w:rPrChange>
          </w:rPr>
          <w:t>-уни</w:t>
        </w:r>
      </w:ins>
      <w:ins w:id="157" w:author="Артём Карелин" w:date="2026-10-19T15:45:00Z">
        <w:r w:rsidRPr="002773CD">
          <w:rPr>
            <w:b/>
            <w:bCs/>
            <w:color w:val="70AD47" w:themeColor="accent6"/>
            <w:rPrChange w:id="158" w:author="Артём Карелин" w:date="2026-10-19T15:46:00Z">
              <w:rPr/>
            </w:rPrChange>
          </w:rPr>
          <w:t>кальный числовой</w:t>
        </w:r>
      </w:ins>
      <w:ins w:id="159" w:author="Артём Карелин" w:date="2026-10-19T15:46:00Z">
        <w:r w:rsidR="002773CD" w:rsidRPr="002773CD">
          <w:rPr>
            <w:b/>
            <w:bCs/>
            <w:color w:val="70AD47" w:themeColor="accent6"/>
            <w:rPrChange w:id="160" w:author="Артём Карелин" w:date="2026-10-19T15:46:00Z">
              <w:rPr/>
            </w:rPrChange>
          </w:rPr>
          <w:t xml:space="preserve"> </w:t>
        </w:r>
        <w:r w:rsidRPr="002773CD">
          <w:rPr>
            <w:b/>
            <w:bCs/>
            <w:color w:val="70AD47" w:themeColor="accent6"/>
            <w:rPrChange w:id="161" w:author="Артём Карелин" w:date="2026-10-19T15:46:00Z">
              <w:rPr/>
            </w:rPrChange>
          </w:rPr>
          <w:t>идентификатор</w:t>
        </w:r>
      </w:ins>
      <w:ins w:id="162" w:author="Артём Карелин" w:date="2026-10-19T15:45:00Z">
        <w:r w:rsidRPr="002773CD">
          <w:rPr>
            <w:b/>
            <w:bCs/>
            <w:color w:val="70AD47" w:themeColor="accent6"/>
            <w:rPrChange w:id="163" w:author="Артём Карелин" w:date="2026-10-19T15:46:00Z">
              <w:rPr/>
            </w:rPrChange>
          </w:rPr>
          <w:t xml:space="preserve"> в линукс</w:t>
        </w:r>
      </w:ins>
      <w:del w:id="164" w:author="Артём Карелин" w:date="2026-10-19T15:44:00Z">
        <w:r w:rsidR="00E02DA0" w:rsidRPr="002773CD" w:rsidDel="001271B4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65" w:author="Артём Карелин" w:date="2026-10-19T15:4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>---</w:delText>
        </w:r>
      </w:del>
      <w:r w:rsidR="00E02DA0" w:rsidRPr="002773CD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66" w:author="Артём Карелин" w:date="2026-10-19T15:46:00Z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Часть B. Практические задания 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1. Расшифруйте права доступа:</w:t>
      </w:r>
    </w:p>
    <w:p w14:paraId="61EE6DD6" w14:textId="77777777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rwxr-xr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-- 1 user group 1024 Oct 10 12:00 script.sh</w:t>
      </w:r>
    </w:p>
    <w:p w14:paraId="12F895F8" w14:textId="77777777" w:rsidR="00E02DA0" w:rsidRPr="00E02DA0" w:rsidRDefault="00E02DA0" w:rsidP="00E02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1295F2" w14:textId="2AE3A71D" w:rsidR="00B83710" w:rsidRPr="003E1E5A" w:rsidRDefault="00E02DA0" w:rsidP="00B83710">
      <w:pPr>
        <w:rPr>
          <w:ins w:id="167" w:author="Артём Карелин" w:date="2026-10-19T15:14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68" w:author="Артём Карелин" w:date="2026-10-19T15:19:00Z">
            <w:rPr>
              <w:ins w:id="169" w:author="Артём Карелин" w:date="2026-10-19T15:14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del w:id="170" w:author="Артём Карелин" w:date="2026-10-19T15:14:00Z">
        <w:r w:rsidRPr="003E1E5A" w:rsidDel="00B83710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71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lastRenderedPageBreak/>
          <w:delText>Отве</w:delText>
        </w:r>
      </w:del>
      <w:ins w:id="172" w:author="Артём Карелин" w:date="2026-10-19T15:14:00Z">
        <w:r w:rsidR="00B83710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73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B83710"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val="en-US" w:eastAsia="ru-RU"/>
            <w:rPrChange w:id="174" w:author="Артём Карелин" w:date="2026-10-19T15:19:00Z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rPrChange>
          </w:rPr>
          <w:t>-</w:t>
        </w:r>
        <w:r w:rsidR="00B83710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75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обычный </w:t>
        </w:r>
        <w:proofErr w:type="gramStart"/>
        <w:r w:rsidR="00B83710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76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файл;</w:t>
        </w:r>
        <w:proofErr w:type="gramEnd"/>
        <w:r w:rsidR="00B83710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77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</w:ins>
    </w:p>
    <w:p w14:paraId="1C0F32B1" w14:textId="526E4479" w:rsidR="00B83710" w:rsidRPr="003E1E5A" w:rsidRDefault="00B83710" w:rsidP="00B83710">
      <w:pPr>
        <w:spacing w:after="0" w:line="240" w:lineRule="auto"/>
        <w:rPr>
          <w:ins w:id="178" w:author="Артём Карелин" w:date="2026-10-19T15:14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79" w:author="Артём Карелин" w:date="2026-10-19T15:19:00Z">
            <w:rPr>
              <w:ins w:id="180" w:author="Артём Карелин" w:date="2026-10-19T15:14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181" w:author="Артём Карелин" w:date="2026-10-19T15:14:00Z"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82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83" w:author="Артём Карелин" w:date="2026-10-19T15:19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rw</w:t>
        </w:r>
        <w:proofErr w:type="spellEnd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84" w:author="Артём Карелин" w:date="2026-10-19T15:19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85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 — владелец (</w:t>
        </w:r>
        <w:proofErr w:type="spellStart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86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alice</w:t>
        </w:r>
        <w:proofErr w:type="spellEnd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87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) может читать и писать; </w:t>
        </w:r>
      </w:ins>
    </w:p>
    <w:p w14:paraId="0E18789C" w14:textId="6D532150" w:rsidR="00B83710" w:rsidRPr="003E1E5A" w:rsidRDefault="00B83710" w:rsidP="00B83710">
      <w:pPr>
        <w:spacing w:after="0" w:line="240" w:lineRule="auto"/>
        <w:rPr>
          <w:ins w:id="188" w:author="Артём Карелин" w:date="2026-10-19T15:14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189" w:author="Артём Карелин" w:date="2026-10-19T15:19:00Z">
            <w:rPr>
              <w:ins w:id="190" w:author="Артём Карелин" w:date="2026-10-19T15:14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191" w:author="Артём Карелин" w:date="2026-10-19T15:14:00Z"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92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193" w:author="Артём Карелин" w:date="2026-10-19T15:19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r--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94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 — группа (</w:t>
        </w:r>
        <w:proofErr w:type="spellStart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95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developers</w:t>
        </w:r>
        <w:proofErr w:type="spellEnd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196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) может только читать; </w:t>
        </w:r>
      </w:ins>
    </w:p>
    <w:p w14:paraId="5CDAE6AA" w14:textId="76014A56" w:rsidR="00682223" w:rsidRPr="00682223" w:rsidRDefault="00B83710" w:rsidP="00682223">
      <w:pPr>
        <w:spacing w:before="100" w:beforeAutospacing="1" w:after="100" w:afterAutospacing="1" w:line="240" w:lineRule="auto"/>
        <w:rPr>
          <w:ins w:id="197" w:author="Артём Карелин" w:date="2026-10-19T15:26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 w:eastAsia="ru-RU"/>
          <w:rPrChange w:id="198" w:author="Артём Карелин" w:date="2026-10-19T15:26:00Z">
            <w:rPr>
              <w:ins w:id="199" w:author="Артём Карелин" w:date="2026-10-19T15:26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ins w:id="200" w:author="Артём Карелин" w:date="2026-10-19T15:14:00Z"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01" w:author="Артём Карелин" w:date="2026-10-19T15:19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r--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02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остальные тоже только читают. </w:t>
        </w:r>
      </w:ins>
      <w:ins w:id="203" w:author="Артём Карелин" w:date="2026-10-19T15:18:00Z"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04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br/>
        </w:r>
      </w:ins>
      <w:ins w:id="205" w:author="Артём Карелин" w:date="2026-10-19T15:19:00Z"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06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user-</w:t>
        </w:r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07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владелец</w:t>
        </w:r>
        <w:r w:rsid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</w:rPr>
          <w:br/>
        </w:r>
        <w:r w:rsidR="003E1E5A"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val="en-US" w:eastAsia="ru-RU"/>
            <w:rPrChange w:id="208" w:author="Артём Карелин" w:date="2026-10-19T15:19:00Z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rPrChange>
          </w:rPr>
          <w:t>group</w:t>
        </w:r>
        <w:r w:rsidR="003E1E5A" w:rsidRPr="003E1E5A" w:rsidDel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09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10" w:author="Артём Карелин" w:date="2026-10-19T15:19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-группа</w:t>
        </w:r>
      </w:ins>
      <w:del w:id="211" w:author="Артём Карелин" w:date="2026-10-19T15:18:00Z">
        <w:r w:rsidR="00E02DA0" w:rsidRPr="00E02DA0" w:rsidDel="003E1E5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тьте:</w:delText>
        </w:r>
      </w:del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212" w:author="Артём Карелин" w:date="2026-10-19T15:48:00Z">
        <w:r w:rsid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</w:rPr>
          <w:t>О</w:t>
        </w:r>
      </w:ins>
      <w:proofErr w:type="spellStart"/>
      <w:ins w:id="213" w:author="Артём Карелин" w:date="2026-10-19T15:47:00Z"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14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tc</w:t>
        </w:r>
        <w:proofErr w:type="spellEnd"/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15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16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число</w:t>
        </w:r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17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br/>
          <w:t>12</w:t>
        </w:r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18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:00-</w:t>
        </w:r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19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время</w:t>
        </w:r>
        <w:r w:rsidR="00D81FFC" w:rsidRPr="00D81FF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20" w:author="Артём Карелин" w:date="2026-10-19T15:48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br/>
        </w:r>
        <w:r w:rsidR="00D81FFC" w:rsidRPr="00D81FFC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val="en-US" w:eastAsia="ru-RU"/>
            <w:rPrChange w:id="221" w:author="Артём Карелин" w:date="2026-10-19T15:48:00Z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rPrChange>
          </w:rPr>
          <w:t>script.sh</w:t>
        </w:r>
        <w:r w:rsidR="00D81FFC" w:rsidRPr="00D81FFC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22" w:author="Артём Карелин" w:date="2026-10-19T15:48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-имя фа</w:t>
        </w:r>
      </w:ins>
      <w:ins w:id="223" w:author="Артём Карелин" w:date="2026-10-19T15:48:00Z">
        <w:r w:rsidR="00D81FFC" w:rsidRPr="00D81FFC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24" w:author="Артём Карелин" w:date="2026-10-19T15:48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йла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Кто владелец файла?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Какие права у владельца, группы и остальных?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Может ли владелец выполнить файл? А записать в него?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Может ли пользователь из группы прочитать файл?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Может ли посторонний пользователь выполнить файл?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del w:id="225" w:author="Артём Карелин" w:date="2026-10-19T15:26:00Z">
        <w:r w:rsidR="00E02DA0" w:rsidRPr="00682223" w:rsidDel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26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>---</w:delText>
        </w:r>
      </w:del>
      <w:ins w:id="227" w:author="Артём Карелин" w:date="2026-10-19T15:26:00Z"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</w:rPr>
          <w:t>Владелец-</w:t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user</w:t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br/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28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Права: у владельца </w:t>
        </w:r>
        <w:proofErr w:type="spellStart"/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29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rwx</w:t>
        </w:r>
        <w:proofErr w:type="spellEnd"/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30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, у группы </w:t>
        </w:r>
        <w:proofErr w:type="spellStart"/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31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rx</w:t>
        </w:r>
        <w:proofErr w:type="spellEnd"/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32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, у остальных </w:t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  <w:rPrChange w:id="233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r</w:t>
        </w:r>
      </w:ins>
    </w:p>
    <w:p w14:paraId="54CFFF91" w14:textId="2805A124" w:rsidR="00682223" w:rsidRPr="00682223" w:rsidRDefault="00682223" w:rsidP="00682223">
      <w:pPr>
        <w:spacing w:before="100" w:beforeAutospacing="1" w:after="100" w:afterAutospacing="1" w:line="240" w:lineRule="auto"/>
        <w:rPr>
          <w:ins w:id="234" w:author="Артём Карелин" w:date="2026-10-19T15:26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235" w:author="Артём Карелин" w:date="2026-10-19T15:26:00Z">
            <w:rPr>
              <w:ins w:id="236" w:author="Артём Карелин" w:date="2026-10-19T15:26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237" w:author="Артём Карелин" w:date="2026-10-19T15:26:00Z">
        <w:r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38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Да, </w:t>
        </w:r>
      </w:ins>
      <w:ins w:id="239" w:author="Артём Карелин" w:date="2026-10-19T15:31:00Z">
        <w:r w:rsidR="00365DBF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</w:rPr>
          <w:t>может</w:t>
        </w:r>
      </w:ins>
      <w:ins w:id="240" w:author="Артём Карелин" w:date="2026-10-19T15:26:00Z">
        <w:r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41" w:author="Артём Карелин" w:date="2026-10-19T15:26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.</w:t>
        </w:r>
      </w:ins>
    </w:p>
    <w:p w14:paraId="2BBED3F6" w14:textId="4A8C4886" w:rsidR="00F90F00" w:rsidRPr="00F90F00" w:rsidRDefault="00E02DA0" w:rsidP="00F90F00">
      <w:pPr>
        <w:spacing w:before="100" w:beforeAutospacing="1" w:after="100" w:afterAutospacing="1" w:line="240" w:lineRule="auto"/>
        <w:rPr>
          <w:ins w:id="242" w:author="Артём Карелин" w:date="2026-10-19T15:24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val="en-US" w:eastAsia="ru-RU"/>
          <w:rPrChange w:id="243" w:author="Артём Карелин" w:date="2026-10-19T15:24:00Z">
            <w:rPr>
              <w:ins w:id="244" w:author="Артём Карелин" w:date="2026-10-19T15:24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2. Запишите команды для следующих действий: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Создать пользователя student1</w:t>
      </w:r>
      <w:ins w:id="245" w:author="Артём Карелин" w:date="2026-10-19T15:25:00Z">
        <w:r w:rsidR="0068222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C0781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sudo</w:t>
        </w:r>
        <w:proofErr w:type="spellEnd"/>
        <w:r w:rsidR="00682223" w:rsidRPr="00C0781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C0781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useradd</w:t>
        </w:r>
        <w:proofErr w:type="spellEnd"/>
        <w:r w:rsidR="00682223" w:rsidRPr="00C0781C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student1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Создать группу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ins w:id="246" w:author="Артём Карелин" w:date="2026-10-19T15:25:00Z">
        <w:r w:rsidR="0068222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CE4B2E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sudo</w:t>
        </w:r>
        <w:proofErr w:type="spellEnd"/>
        <w:r w:rsidR="00682223" w:rsidRPr="00CE4B2E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CE4B2E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groupadd</w:t>
        </w:r>
        <w:proofErr w:type="spellEnd"/>
        <w:r w:rsidR="00682223" w:rsidRPr="00CE4B2E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CE4B2E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</w:rPr>
          <w:t>students</w:t>
        </w:r>
      </w:ins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Добавить student1 в группу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ins w:id="247" w:author="Артём Карелин" w:date="2026-10-19T15:25:00Z">
        <w:r w:rsidR="0068222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682223" w:rsidRPr="00682223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75710B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sudo</w:t>
        </w:r>
        <w:proofErr w:type="spellEnd"/>
        <w:r w:rsidR="00682223" w:rsidRPr="0075710B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</w:t>
        </w:r>
        <w:proofErr w:type="spellStart"/>
        <w:r w:rsidR="00682223" w:rsidRPr="0075710B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usermod</w:t>
        </w:r>
        <w:proofErr w:type="spellEnd"/>
        <w:r w:rsidR="00682223" w:rsidRPr="0075710B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-</w:t>
        </w:r>
        <w:proofErr w:type="spellStart"/>
        <w:r w:rsidR="00682223" w:rsidRPr="0075710B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>aG</w:t>
        </w:r>
        <w:proofErr w:type="spellEnd"/>
        <w:r w:rsidR="00682223" w:rsidRPr="0075710B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val="en-US" w:eastAsia="ru-RU"/>
          </w:rPr>
          <w:t xml:space="preserve"> students student1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Изменить владельца файла report.txt на student1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Изменить группу файла report.txt на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E19ADA7" w14:textId="2AD47CB2" w:rsidR="003E1E5A" w:rsidRPr="003E1E5A" w:rsidRDefault="00F90F00" w:rsidP="00F90F00">
      <w:pPr>
        <w:rPr>
          <w:ins w:id="248" w:author="Артём Карелин" w:date="2026-10-19T15:21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249" w:author="Артём Карелин" w:date="2026-10-19T15:22:00Z">
            <w:rPr>
              <w:ins w:id="250" w:author="Артём Карелин" w:date="2026-10-19T15:21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251" w:author="Артём Карелин" w:date="2026-10-19T15:24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br/>
        </w:r>
        <w:r w:rsidRPr="00E02DA0" w:rsidDel="00F90F0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del w:id="252" w:author="Артём Карелин" w:date="2026-10-19T15:24:00Z">
        <w:r w:rsidR="00E02DA0" w:rsidRPr="00E02DA0" w:rsidDel="00F90F0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---</w:delText>
        </w:r>
      </w:del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3. Даны права -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rw</w:t>
      </w:r>
      <w:proofErr w:type="spellEnd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-r-----. Переведите их в восьмеричную (числовую) форму и запишите команду chmod, которая: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Даст владельцу право на выполнение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Заберёт у группы право на чтение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Выполнена команда 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aux</w:t>
      </w:r>
      <w:proofErr w:type="spellEnd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Объясните, что означают столбцы: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USER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PID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253" w:author="Артём Карелин" w:date="2026-10-19T15:24:00Z">
        <w:r w:rsidR="003F0406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lastRenderedPageBreak/>
          <w:t>CPU</w:t>
        </w:r>
      </w:ins>
      <w:del w:id="254" w:author="Артём Карелин" w:date="2026-10-19T15:21:00Z">
        <w:r w:rsidR="00E02DA0" w:rsidRPr="00E02DA0" w:rsidDel="003E1E5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· %CPU</w:delText>
        </w:r>
      </w:del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STAT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COMMAND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del w:id="255" w:author="Артём Карелин" w:date="2026-10-19T15:22:00Z">
        <w:r w:rsidR="00E02DA0" w:rsidRPr="003E1E5A" w:rsidDel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56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delText>---</w:delText>
        </w:r>
      </w:del>
      <w:ins w:id="257" w:author="Артём Карелин" w:date="2026-10-19T15:21:00Z">
        <w:r w:rsidR="003E1E5A" w:rsidRPr="003E1E5A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258" w:author="Артём Карелин" w:date="2026-10-19T15:22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59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60" w:author="Артём Карелин" w:date="2026-10-19T15:22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USER</w:t>
        </w:r>
        <w:r w:rsidR="003E1E5A"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61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пользователь, от имени которого запущен процесс. Важно для контроля доступа и понимания, кто «держит» ресурс. </w:t>
        </w:r>
      </w:ins>
    </w:p>
    <w:p w14:paraId="3A27E4F7" w14:textId="34C08F36" w:rsidR="003E1E5A" w:rsidRPr="003E1E5A" w:rsidRDefault="003E1E5A" w:rsidP="003E1E5A">
      <w:pPr>
        <w:spacing w:after="0" w:line="240" w:lineRule="auto"/>
        <w:rPr>
          <w:ins w:id="262" w:author="Артём Карелин" w:date="2026-10-19T15:21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263" w:author="Артём Карелин" w:date="2026-10-19T15:22:00Z">
            <w:rPr>
              <w:ins w:id="264" w:author="Артём Карелин" w:date="2026-10-19T15:21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265" w:author="Артём Карелин" w:date="2026-10-19T15:21:00Z">
        <w:r w:rsidRPr="003E1E5A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266" w:author="Артём Карелин" w:date="2026-10-19T15:22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67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68" w:author="Артём Карелин" w:date="2026-10-19T15:22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PID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69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(</w:t>
        </w:r>
        <w:proofErr w:type="spellStart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70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Process</w:t>
        </w:r>
        <w:proofErr w:type="spellEnd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71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ID) — уникальный номер процесса. По нему можно управлять процессом: остановить (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72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kill</w:t>
        </w:r>
        <w:proofErr w:type="spellEnd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73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 xml:space="preserve"> PID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74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), посмотреть детали (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75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ps</w:t>
        </w:r>
        <w:proofErr w:type="spellEnd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76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 xml:space="preserve"> -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77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fp</w:t>
        </w:r>
        <w:proofErr w:type="spellEnd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78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 xml:space="preserve"> PID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79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, 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80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cat</w:t>
        </w:r>
        <w:proofErr w:type="spellEnd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81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 xml:space="preserve"> /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82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proc</w:t>
        </w:r>
        <w:proofErr w:type="spellEnd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83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/PID/</w:t>
        </w:r>
        <w:proofErr w:type="spellStart"/>
        <w:r w:rsidRPr="003E1E5A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284" w:author="Артём Карелин" w:date="2026-10-19T15:22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status</w:t>
        </w:r>
        <w:proofErr w:type="spellEnd"/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85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) и т. п. </w:t>
        </w:r>
      </w:ins>
    </w:p>
    <w:p w14:paraId="2787B6F7" w14:textId="5A42CD3A" w:rsidR="003E1E5A" w:rsidRPr="003E1E5A" w:rsidRDefault="003E1E5A" w:rsidP="003E1E5A">
      <w:pPr>
        <w:spacing w:after="0" w:line="240" w:lineRule="auto"/>
        <w:rPr>
          <w:ins w:id="286" w:author="Артём Карелин" w:date="2026-10-19T15:21:00Z"/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  <w:rPrChange w:id="287" w:author="Артём Карелин" w:date="2026-10-19T15:22:00Z">
            <w:rPr>
              <w:ins w:id="288" w:author="Артём Карелин" w:date="2026-10-19T15:21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289" w:author="Артём Карелин" w:date="2026-10-19T15:21:00Z">
        <w:r w:rsidRPr="003E1E5A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290" w:author="Артём Карелин" w:date="2026-10-19T15:22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91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92" w:author="Артём Карелин" w:date="2026-10-19T15:22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CPU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93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 — доля процессорного времени, которую процесс потребляет «прямо сейчас» (в процентах). Это не среднее за всё время, а текущая нагрузка. </w:t>
        </w:r>
      </w:ins>
    </w:p>
    <w:p w14:paraId="6D0884C1" w14:textId="77777777" w:rsidR="009E0168" w:rsidRDefault="003E1E5A" w:rsidP="009E0168">
      <w:pPr>
        <w:spacing w:before="100" w:beforeAutospacing="1" w:after="100" w:afterAutospacing="1" w:line="240" w:lineRule="auto"/>
        <w:rPr>
          <w:ins w:id="294" w:author="Артём Карелин" w:date="2026-10-19T15:37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95" w:author="Артём Карелин" w:date="2026-10-19T15:21:00Z">
        <w:r w:rsidRPr="003E1E5A">
          <w:rPr>
            <w:rFonts w:ascii="Times New Roman" w:eastAsia="Times New Roman" w:hAnsi="Symbol" w:cs="Times New Roman"/>
            <w:b/>
            <w:bCs/>
            <w:color w:val="70AD47" w:themeColor="accent6"/>
            <w:sz w:val="24"/>
            <w:szCs w:val="24"/>
            <w:lang w:eastAsia="ru-RU"/>
            <w:rPrChange w:id="296" w:author="Артём Карелин" w:date="2026-10-19T15:22:00Z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</w:rPrChange>
          </w:rPr>
          <w:t>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97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 xml:space="preserve"> 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98" w:author="Артём Карелин" w:date="2026-10-19T15:22:00Z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rPrChange>
          </w:rPr>
          <w:t>STAT</w:t>
        </w:r>
        <w:r w:rsidRPr="003E1E5A">
          <w:rPr>
            <w:rFonts w:ascii="Times New Roman" w:eastAsia="Times New Roman" w:hAnsi="Times New Roman" w:cs="Times New Roman"/>
            <w:b/>
            <w:bCs/>
            <w:color w:val="70AD47" w:themeColor="accent6"/>
            <w:sz w:val="24"/>
            <w:szCs w:val="24"/>
            <w:lang w:eastAsia="ru-RU"/>
            <w:rPrChange w:id="299" w:author="Артём Карелин" w:date="2026-10-19T15:22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t> — состояние процесса.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300" w:author="Артём Карелин" w:date="2026-10-19T15:37:00Z">
        <w:r w:rsidR="009E016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Задание 5. Опишите, что произойдёт при выполнении команд:</w:t>
        </w:r>
      </w:ins>
    </w:p>
    <w:p w14:paraId="7AD9D2FA" w14:textId="77777777" w:rsidR="009E0168" w:rsidRDefault="009E0168" w:rsidP="009E0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1" w:author="Артём Карелин" w:date="2026-10-19T15:37:00Z"/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ins w:id="302" w:author="Артём Карелин" w:date="2026-10-19T15:37:00Z">
        <w:r>
          <w:rPr>
            <w:rFonts w:ascii="Courier New" w:eastAsia="Times New Roman" w:hAnsi="Courier New" w:cs="Courier New"/>
            <w:sz w:val="20"/>
            <w:szCs w:val="20"/>
            <w:lang w:eastAsia="ru-RU"/>
          </w:rPr>
          <w:t>kill</w:t>
        </w:r>
        <w:proofErr w:type="spellEnd"/>
        <w:r>
          <w:rPr>
            <w:rFonts w:ascii="Courier New" w:eastAsia="Times New Roman" w:hAnsi="Courier New" w:cs="Courier New"/>
            <w:sz w:val="20"/>
            <w:szCs w:val="20"/>
            <w:lang w:eastAsia="ru-RU"/>
          </w:rPr>
          <w:t xml:space="preserve"> -9 1234</w:t>
        </w:r>
      </w:ins>
    </w:p>
    <w:p w14:paraId="117FAC32" w14:textId="77777777" w:rsidR="009E0168" w:rsidRDefault="009E0168" w:rsidP="009E0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3" w:author="Артём Карелин" w:date="2026-10-19T15:37:00Z"/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ins w:id="304" w:author="Артём Карелин" w:date="2026-10-19T15:37:00Z">
        <w:r>
          <w:rPr>
            <w:rFonts w:ascii="Courier New" w:eastAsia="Times New Roman" w:hAnsi="Courier New" w:cs="Courier New"/>
            <w:sz w:val="20"/>
            <w:szCs w:val="20"/>
            <w:lang w:eastAsia="ru-RU"/>
          </w:rPr>
          <w:t>kill</w:t>
        </w:r>
        <w:proofErr w:type="spellEnd"/>
        <w:r>
          <w:rPr>
            <w:rFonts w:ascii="Courier New" w:eastAsia="Times New Roman" w:hAnsi="Courier New" w:cs="Courier New"/>
            <w:sz w:val="20"/>
            <w:szCs w:val="20"/>
            <w:lang w:eastAsia="ru-RU"/>
          </w:rPr>
          <w:t xml:space="preserve"> -15 1234</w:t>
        </w:r>
      </w:ins>
    </w:p>
    <w:p w14:paraId="659DFBCC" w14:textId="45AA6ADA" w:rsidR="00E02DA0" w:rsidDel="009E0168" w:rsidRDefault="00E02DA0" w:rsidP="00BA0194">
      <w:pPr>
        <w:rPr>
          <w:del w:id="305" w:author="Артём Карелин" w:date="2026-10-19T15:35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06" w:author="Артём Карелин" w:date="2026-10-19T15:35:00Z">
        <w:r w:rsidRPr="00E02DA0" w:rsidDel="00BA019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Задание 5. Опишите, что произойдёт при выполнении команд:</w:delText>
        </w:r>
      </w:del>
    </w:p>
    <w:p w14:paraId="35D2023D" w14:textId="77777777" w:rsidR="009E0168" w:rsidRPr="00E02DA0" w:rsidRDefault="009E0168">
      <w:pPr>
        <w:rPr>
          <w:ins w:id="307" w:author="Артём Карелин" w:date="2026-10-19T15:37:00Z"/>
          <w:rFonts w:ascii="Times New Roman" w:eastAsia="Times New Roman" w:hAnsi="Times New Roman" w:cs="Times New Roman"/>
          <w:sz w:val="24"/>
          <w:szCs w:val="24"/>
          <w:lang w:eastAsia="ru-RU"/>
        </w:rPr>
        <w:pPrChange w:id="308" w:author="Артём Карелин" w:date="2026-10-19T15:35:00Z">
          <w:pPr>
            <w:spacing w:before="100" w:beforeAutospacing="1" w:after="100" w:afterAutospacing="1" w:line="240" w:lineRule="auto"/>
          </w:pPr>
        </w:pPrChange>
      </w:pPr>
    </w:p>
    <w:p w14:paraId="78D19D7E" w14:textId="36FDCF43" w:rsidR="00E02DA0" w:rsidRPr="009E0168" w:rsidDel="00BA0194" w:rsidRDefault="009E0168">
      <w:pPr>
        <w:rPr>
          <w:del w:id="309" w:author="Артём Карелин" w:date="2026-10-19T15:35:00Z"/>
          <w:rFonts w:ascii="Courier New" w:eastAsia="Times New Roman" w:hAnsi="Courier New" w:cs="Courier New"/>
          <w:sz w:val="20"/>
          <w:szCs w:val="20"/>
          <w:lang w:eastAsia="ru-RU"/>
        </w:rPr>
        <w:pPrChange w:id="310" w:author="Артём Карелин" w:date="2026-10-19T15:35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ins w:id="311" w:author="Артём Карелин" w:date="2026-10-19T15:38:00Z"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val="en-US" w:eastAsia="ru-RU"/>
            <w:rPrChange w:id="312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rPrChange>
          </w:rPr>
          <w:t>Kill -9 1234</w:t>
        </w:r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313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-</w:t>
        </w:r>
      </w:ins>
      <w:ins w:id="314" w:author="Артём Карелин" w:date="2026-10-19T15:48:00Z">
        <w:r w:rsidR="00AB3D15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</w:rPr>
          <w:t xml:space="preserve"> </w:t>
        </w:r>
      </w:ins>
      <w:ins w:id="315" w:author="Артём Карелин" w:date="2026-10-19T15:38:00Z"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316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закрытие с сохранением файла</w:t>
        </w:r>
      </w:ins>
      <w:ins w:id="317" w:author="Артём Карелин" w:date="2026-10-19T15:39:00Z"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318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br/>
        </w:r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val="en-US" w:eastAsia="ru-RU"/>
            <w:rPrChange w:id="319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rPrChange>
          </w:rPr>
          <w:t>kill -15 1234-</w:t>
        </w:r>
      </w:ins>
      <w:ins w:id="320" w:author="Артём Карелин" w:date="2026-10-19T15:48:00Z">
        <w:r w:rsidR="00AB3D15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</w:rPr>
          <w:t xml:space="preserve"> </w:t>
        </w:r>
      </w:ins>
      <w:ins w:id="321" w:author="Артём Карелин" w:date="2026-10-19T15:39:00Z"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322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закрытие без со</w:t>
        </w:r>
      </w:ins>
      <w:ins w:id="323" w:author="Артём Карелин" w:date="2026-10-19T15:40:00Z">
        <w:r w:rsidRPr="009E0168">
          <w:rPr>
            <w:rFonts w:ascii="Courier New" w:eastAsia="Times New Roman" w:hAnsi="Courier New" w:cs="Courier New"/>
            <w:b/>
            <w:bCs/>
            <w:color w:val="70AD47" w:themeColor="accent6"/>
            <w:sz w:val="20"/>
            <w:szCs w:val="20"/>
            <w:lang w:eastAsia="ru-RU"/>
            <w:rPrChange w:id="324" w:author="Артём Карелин" w:date="2026-10-19T15:40:00Z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rPrChange>
          </w:rPr>
          <w:t>хранения</w:t>
        </w:r>
      </w:ins>
      <w:del w:id="325" w:author="Артём Карелин" w:date="2026-10-19T15:35:00Z">
        <w:r w:rsidR="00E02DA0" w:rsidRPr="009E0168" w:rsidDel="00BA0194">
          <w:rPr>
            <w:rFonts w:ascii="Courier New" w:eastAsia="Times New Roman" w:hAnsi="Courier New" w:cs="Courier New"/>
            <w:sz w:val="20"/>
            <w:szCs w:val="20"/>
            <w:lang w:eastAsia="ru-RU"/>
          </w:rPr>
          <w:delText>kill -9 1234</w:delText>
        </w:r>
      </w:del>
    </w:p>
    <w:p w14:paraId="1C93E98E" w14:textId="44C64D05" w:rsidR="00E02DA0" w:rsidRPr="00E02DA0" w:rsidDel="00BA0194" w:rsidRDefault="00E02DA0">
      <w:pPr>
        <w:rPr>
          <w:del w:id="326" w:author="Артём Карелин" w:date="2026-10-19T15:35:00Z"/>
          <w:rFonts w:ascii="Courier New" w:eastAsia="Times New Roman" w:hAnsi="Courier New" w:cs="Courier New"/>
          <w:sz w:val="20"/>
          <w:szCs w:val="20"/>
          <w:lang w:eastAsia="ru-RU"/>
        </w:rPr>
        <w:pPrChange w:id="327" w:author="Артём Карелин" w:date="2026-10-19T15:35:00Z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</w:pPr>
        </w:pPrChange>
      </w:pPr>
      <w:del w:id="328" w:author="Артём Карелин" w:date="2026-10-19T15:35:00Z">
        <w:r w:rsidRPr="00E02DA0" w:rsidDel="00BA0194">
          <w:rPr>
            <w:rFonts w:ascii="Courier New" w:eastAsia="Times New Roman" w:hAnsi="Courier New" w:cs="Courier New"/>
            <w:sz w:val="20"/>
            <w:szCs w:val="20"/>
            <w:lang w:eastAsia="ru-RU"/>
          </w:rPr>
          <w:delText>kill -15 1234</w:delText>
        </w:r>
      </w:del>
    </w:p>
    <w:p w14:paraId="7173ACF2" w14:textId="5EA8FE60" w:rsidR="00E02DA0" w:rsidRPr="00E02DA0" w:rsidRDefault="00E02DA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pPrChange w:id="329" w:author="Артём Карелин" w:date="2026-10-19T15:35:00Z">
          <w:pPr>
            <w:spacing w:after="0" w:line="240" w:lineRule="auto"/>
          </w:pPr>
        </w:pPrChange>
      </w:pPr>
    </w:p>
    <w:p w14:paraId="7DBEC13D" w14:textId="4354E48D" w:rsidR="00E02DA0" w:rsidRPr="00E02DA0" w:rsidRDefault="00E02DA0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разница между сигналами SIGKILL и SIGTERM?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330" w:author="Артём Карелин" w:date="2026-10-19T15:43:00Z">
        <w:r w:rsidR="00733511">
          <w:t>---</w:t>
        </w:r>
      </w:ins>
      <w:del w:id="331" w:author="Артём Карелин" w:date="2026-10-19T15:41:00Z">
        <w:r w:rsidRPr="00E02DA0" w:rsidDel="00733511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---</w:delText>
        </w:r>
      </w:del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Часть C. Задание повышенной сложности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Пользователь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создал файл data.txt с правами -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rw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-r--r--. Затем</w:t>
      </w:r>
      <w:r w:rsidRPr="00E02D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E02D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  <w:r w:rsidRPr="00E02D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082EC8" w14:textId="77777777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chmod 640 data.txt</w:t>
      </w:r>
    </w:p>
    <w:p w14:paraId="46F77E9B" w14:textId="77777777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chown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petr:developers</w:t>
      </w:r>
      <w:proofErr w:type="spellEnd"/>
      <w:proofErr w:type="gram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data.txt</w:t>
      </w:r>
    </w:p>
    <w:p w14:paraId="1FC0D2E2" w14:textId="77777777" w:rsidR="00E02DA0" w:rsidRPr="00E02DA0" w:rsidRDefault="00E02DA0" w:rsidP="00E02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366E205" w14:textId="602E7868" w:rsidR="00E02DA0" w:rsidRPr="00E02DA0" w:rsidRDefault="00E02DA0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Ответьте: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Какие права теперь у файла в символьной записи?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Кто теперь владелец и какая группа?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Сможет ли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прочитать этот файл? Обоснуйте.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Сможет ли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записать в файл? Обоснуйте.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 Что нужно сделать, чтобы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 читать и записывать файл, но не мог его выполнять?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1B6E598" w14:textId="77777777" w:rsidR="00AB47D3" w:rsidRDefault="00AB47D3"/>
    <w:sectPr w:rsidR="00AB4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Артём Карелин">
    <w15:presenceInfo w15:providerId="Windows Live" w15:userId="fbc29b6f283687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jsc4Wcmp5lhrFRbkPpfciL56jsOLm2q86LqIwUa5rxrXfO0BBtYs/BfYBfgX4gN8m/dGTLjGgCInYKq8BlRJ7Q==" w:salt="AX2FDQVbIe+2t4ivBXviSg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E4"/>
    <w:rsid w:val="001271B4"/>
    <w:rsid w:val="00181F1F"/>
    <w:rsid w:val="002773CD"/>
    <w:rsid w:val="003612FD"/>
    <w:rsid w:val="00365DBF"/>
    <w:rsid w:val="003E1E5A"/>
    <w:rsid w:val="003F0406"/>
    <w:rsid w:val="005456D4"/>
    <w:rsid w:val="00600ABD"/>
    <w:rsid w:val="00682223"/>
    <w:rsid w:val="00733511"/>
    <w:rsid w:val="00922AE4"/>
    <w:rsid w:val="009E0168"/>
    <w:rsid w:val="00AB3D15"/>
    <w:rsid w:val="00AB47D3"/>
    <w:rsid w:val="00B83710"/>
    <w:rsid w:val="00BA0194"/>
    <w:rsid w:val="00BA742E"/>
    <w:rsid w:val="00D81FFC"/>
    <w:rsid w:val="00E02DA0"/>
    <w:rsid w:val="00E80024"/>
    <w:rsid w:val="00F15580"/>
    <w:rsid w:val="00F9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9C350"/>
  <w15:chartTrackingRefBased/>
  <w15:docId w15:val="{C422CF01-95A7-4EC9-A89B-39B4F88E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02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DA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1271B4"/>
    <w:rPr>
      <w:b/>
      <w:bCs/>
    </w:rPr>
  </w:style>
  <w:style w:type="character" w:styleId="a5">
    <w:name w:val="Emphasis"/>
    <w:basedOn w:val="a0"/>
    <w:uiPriority w:val="20"/>
    <w:qFormat/>
    <w:rsid w:val="00F15580"/>
    <w:rPr>
      <w:i/>
      <w:iCs/>
    </w:rPr>
  </w:style>
  <w:style w:type="character" w:styleId="HTML1">
    <w:name w:val="HTML Code"/>
    <w:basedOn w:val="a0"/>
    <w:uiPriority w:val="99"/>
    <w:semiHidden/>
    <w:unhideWhenUsed/>
    <w:rsid w:val="00600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Артём Карелин</cp:lastModifiedBy>
  <cp:revision>20</cp:revision>
  <dcterms:created xsi:type="dcterms:W3CDTF">2026-09-29T12:10:00Z</dcterms:created>
  <dcterms:modified xsi:type="dcterms:W3CDTF">2026-10-19T13:05:00Z</dcterms:modified>
</cp:coreProperties>
</file>